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Lexend" w:cs="Lexend" w:eastAsia="Lexend" w:hAnsi="Lexend"/>
          <w:b w:val="1"/>
          <w:i w:val="1"/>
          <w:color w:val="ff0000"/>
          <w:sz w:val="20"/>
          <w:szCs w:val="20"/>
        </w:rPr>
      </w:pPr>
      <w:r w:rsidDel="00000000" w:rsidR="00000000" w:rsidRPr="00000000">
        <w:rPr>
          <w:rFonts w:ascii="Lexend" w:cs="Lexend" w:eastAsia="Lexend" w:hAnsi="Lexend"/>
          <w:b w:val="1"/>
          <w:i w:val="1"/>
          <w:color w:val="ff0000"/>
          <w:sz w:val="20"/>
          <w:szCs w:val="20"/>
          <w:rtl w:val="0"/>
        </w:rPr>
        <w:t xml:space="preserve">Do not write </w:t>
      </w:r>
      <w:r w:rsidDel="00000000" w:rsidR="00000000" w:rsidRPr="00000000">
        <w:rPr>
          <w:rFonts w:ascii="Lexend" w:cs="Lexend" w:eastAsia="Lexend" w:hAnsi="Lexend"/>
          <w:b w:val="1"/>
          <w:i w:val="1"/>
          <w:color w:val="ff0000"/>
          <w:sz w:val="20"/>
          <w:szCs w:val="20"/>
          <w:u w:val="single"/>
          <w:rtl w:val="0"/>
        </w:rPr>
        <w:t xml:space="preserve">italics</w:t>
      </w:r>
      <w:r w:rsidDel="00000000" w:rsidR="00000000" w:rsidRPr="00000000">
        <w:rPr>
          <w:rFonts w:ascii="Lexend" w:cs="Lexend" w:eastAsia="Lexend" w:hAnsi="Lexend"/>
          <w:b w:val="1"/>
          <w:i w:val="1"/>
          <w:color w:val="ff0000"/>
          <w:sz w:val="20"/>
          <w:szCs w:val="20"/>
          <w:rtl w:val="0"/>
        </w:rPr>
        <w:t xml:space="preserve">, those are just comments to help you write the notes better ;)</w:t>
      </w:r>
    </w:p>
    <w:p w:rsidR="00000000" w:rsidDel="00000000" w:rsidP="00000000" w:rsidRDefault="00000000" w:rsidRPr="00000000" w14:paraId="00000002">
      <w:pPr>
        <w:rPr>
          <w:rFonts w:ascii="Lexend" w:cs="Lexend" w:eastAsia="Lexend" w:hAnsi="Lexend"/>
          <w:b w:val="1"/>
          <w:i w:val="1"/>
          <w:color w:val="ff0000"/>
          <w:sz w:val="20"/>
          <w:szCs w:val="20"/>
        </w:rPr>
      </w:pPr>
      <w:r w:rsidDel="00000000" w:rsidR="00000000" w:rsidRPr="00000000">
        <w:rPr>
          <w:rtl w:val="0"/>
        </w:rPr>
      </w:r>
    </w:p>
    <w:p w:rsidR="00000000" w:rsidDel="00000000" w:rsidP="00000000" w:rsidRDefault="00000000" w:rsidRPr="00000000" w14:paraId="00000003">
      <w:pPr>
        <w:rPr>
          <w:rFonts w:ascii="JetBrains Mono SemiBold" w:cs="JetBrains Mono SemiBold" w:eastAsia="JetBrains Mono SemiBold" w:hAnsi="JetBrains Mono SemiBold"/>
          <w:color w:val="b7b7b7"/>
          <w:sz w:val="20"/>
          <w:szCs w:val="20"/>
        </w:rPr>
      </w:pPr>
      <w:r w:rsidDel="00000000" w:rsidR="00000000" w:rsidRPr="00000000">
        <w:rPr>
          <w:rFonts w:ascii="JetBrains Mono SemiBold" w:cs="JetBrains Mono SemiBold" w:eastAsia="JetBrains Mono SemiBold" w:hAnsi="JetBrains Mono SemiBold"/>
          <w:color w:val="b7b7b7"/>
          <w:sz w:val="20"/>
          <w:szCs w:val="20"/>
          <w:rtl w:val="0"/>
        </w:rPr>
        <w:tab/>
        <w:tab/>
        <w:tab/>
        <w:tab/>
        <w:tab/>
        <w:t xml:space="preserve">START OF NOTES</w:t>
      </w:r>
    </w:p>
    <w:p w:rsidR="00000000" w:rsidDel="00000000" w:rsidP="00000000" w:rsidRDefault="00000000" w:rsidRPr="00000000" w14:paraId="00000004">
      <w:pPr>
        <w:pStyle w:val="Title"/>
        <w:rPr>
          <w:sz w:val="2"/>
          <w:szCs w:val="2"/>
        </w:rPr>
      </w:pPr>
      <w:bookmarkStart w:colFirst="0" w:colLast="0" w:name="_w6iocr39ehrs"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Title"/>
        <w:rPr/>
      </w:pPr>
      <w:bookmarkStart w:colFirst="0" w:colLast="0" w:name="_7w9r9w6a0bbu" w:id="1"/>
      <w:bookmarkEnd w:id="1"/>
      <w:r w:rsidDel="00000000" w:rsidR="00000000" w:rsidRPr="00000000">
        <w:rPr>
          <w:sz w:val="2"/>
          <w:szCs w:val="2"/>
          <w:rtl w:val="0"/>
        </w:rPr>
        <w:br w:type="textWrapping"/>
      </w:r>
      <w:r w:rsidDel="00000000" w:rsidR="00000000" w:rsidRPr="00000000">
        <w:rPr>
          <w:rtl w:val="0"/>
        </w:rPr>
        <w:t xml:space="preserve">A Letter to God</w:t>
      </w:r>
    </w:p>
    <w:p w:rsidR="00000000" w:rsidDel="00000000" w:rsidP="00000000" w:rsidRDefault="00000000" w:rsidRPr="00000000" w14:paraId="00000006">
      <w:pPr>
        <w:pStyle w:val="Title"/>
        <w:rPr>
          <w:i w:val="1"/>
          <w:sz w:val="30"/>
          <w:szCs w:val="30"/>
        </w:rPr>
      </w:pPr>
      <w:bookmarkStart w:colFirst="0" w:colLast="0" w:name="_hf70xo68te96" w:id="2"/>
      <w:bookmarkEnd w:id="2"/>
      <w:r w:rsidDel="00000000" w:rsidR="00000000" w:rsidRPr="00000000">
        <w:rPr>
          <w:sz w:val="30"/>
          <w:szCs w:val="30"/>
          <w:rtl w:val="0"/>
        </w:rPr>
        <w:tab/>
        <w:tab/>
        <w:tab/>
        <w:tab/>
        <w:t xml:space="preserve">— G.L. Fuentes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kegwfkzd9bh5" w:id="3"/>
      <w:bookmarkEnd w:id="3"/>
      <w:r w:rsidDel="00000000" w:rsidR="00000000" w:rsidRPr="00000000">
        <w:rPr>
          <w:rtl w:val="0"/>
        </w:rPr>
        <w:t xml:space="preserve">Learning Objectives </w:t>
      </w:r>
    </w:p>
    <w:p w:rsidR="00000000" w:rsidDel="00000000" w:rsidP="00000000" w:rsidRDefault="00000000" w:rsidRPr="00000000" w14:paraId="00000009">
      <w:pPr>
        <w:ind w:firstLine="720"/>
        <w:rPr>
          <w:rFonts w:ascii="Lexend" w:cs="Lexend" w:eastAsia="Lexend" w:hAnsi="Lexend"/>
          <w:b w:val="1"/>
          <w:i w:val="1"/>
          <w:color w:val="ff0000"/>
          <w:sz w:val="20"/>
          <w:szCs w:val="20"/>
        </w:rPr>
      </w:pPr>
      <w:r w:rsidDel="00000000" w:rsidR="00000000" w:rsidRPr="00000000">
        <w:rPr>
          <w:sz w:val="24"/>
          <w:szCs w:val="24"/>
          <w:rtl w:val="0"/>
        </w:rPr>
        <w:t xml:space="preserve">Students will be able to:</w:t>
        <w:tab/>
      </w:r>
      <w:r w:rsidDel="00000000" w:rsidR="00000000" w:rsidRPr="00000000">
        <w:rPr>
          <w:rtl w:val="0"/>
        </w:rPr>
      </w:r>
    </w:p>
    <w:p w:rsidR="00000000" w:rsidDel="00000000" w:rsidP="00000000" w:rsidRDefault="00000000" w:rsidRPr="00000000" w14:paraId="0000000A">
      <w:pPr>
        <w:numPr>
          <w:ilvl w:val="0"/>
          <w:numId w:val="2"/>
        </w:numPr>
        <w:ind w:left="1440" w:hanging="360"/>
      </w:pPr>
      <w:r w:rsidDel="00000000" w:rsidR="00000000" w:rsidRPr="00000000">
        <w:rPr>
          <w:rtl w:val="0"/>
        </w:rPr>
        <w:t xml:space="preserve">critically analyze the theme and characters.</w:t>
      </w:r>
    </w:p>
    <w:p w:rsidR="00000000" w:rsidDel="00000000" w:rsidP="00000000" w:rsidRDefault="00000000" w:rsidRPr="00000000" w14:paraId="0000000B">
      <w:pPr>
        <w:numPr>
          <w:ilvl w:val="0"/>
          <w:numId w:val="2"/>
        </w:numPr>
        <w:ind w:left="1440" w:hanging="360"/>
      </w:pPr>
      <w:r w:rsidDel="00000000" w:rsidR="00000000" w:rsidRPr="00000000">
        <w:rPr>
          <w:rtl w:val="0"/>
        </w:rPr>
        <w:t xml:space="preserve">develop inference and vocabulary </w:t>
      </w:r>
    </w:p>
    <w:p w:rsidR="00000000" w:rsidDel="00000000" w:rsidP="00000000" w:rsidRDefault="00000000" w:rsidRPr="00000000" w14:paraId="0000000C">
      <w:pPr>
        <w:ind w:firstLine="720"/>
        <w:rPr>
          <w:sz w:val="24"/>
          <w:szCs w:val="24"/>
        </w:rPr>
      </w:pPr>
      <w:r w:rsidDel="00000000" w:rsidR="00000000" w:rsidRPr="00000000">
        <w:rPr>
          <w:rFonts w:ascii="Lexend" w:cs="Lexend" w:eastAsia="Lexend" w:hAnsi="Lexend"/>
          <w:b w:val="1"/>
          <w:i w:val="1"/>
          <w:color w:val="ff0000"/>
          <w:rtl w:val="0"/>
        </w:rPr>
        <w:t xml:space="preserve">ENSURE C and D in the objectives are SMALL LETTERS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b71cigf11vzv" w:id="4"/>
      <w:bookmarkEnd w:id="4"/>
      <w:r w:rsidDel="00000000" w:rsidR="00000000" w:rsidRPr="00000000">
        <w:rPr>
          <w:rtl w:val="0"/>
        </w:rPr>
        <w:t xml:space="preserve">Author's Note</w:t>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179388</wp:posOffset>
            </wp:positionV>
            <wp:extent cx="1896339" cy="180498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96339" cy="1804988"/>
                    </a:xfrm>
                    <a:prstGeom prst="rect"/>
                    <a:ln/>
                  </pic:spPr>
                </pic:pic>
              </a:graphicData>
            </a:graphic>
          </wp:anchor>
        </w:drawing>
      </w:r>
    </w:p>
    <w:p w:rsidR="00000000" w:rsidDel="00000000" w:rsidP="00000000" w:rsidRDefault="00000000" w:rsidRPr="00000000" w14:paraId="0000000F">
      <w:pPr>
        <w:rPr/>
      </w:pPr>
      <w:r w:rsidDel="00000000" w:rsidR="00000000" w:rsidRPr="00000000">
        <w:rPr>
          <w:rFonts w:ascii="Lexend" w:cs="Lexend" w:eastAsia="Lexend" w:hAnsi="Lexend"/>
          <w:b w:val="1"/>
          <w:rtl w:val="0"/>
        </w:rPr>
        <w:t xml:space="preserve">Gregorio López y Fuentes (1897 - 1966)</w:t>
      </w:r>
      <w:r w:rsidDel="00000000" w:rsidR="00000000" w:rsidRPr="00000000">
        <w:rPr>
          <w:rtl w:val="0"/>
        </w:rPr>
        <w:t xml:space="preserve"> was a Mexican novelist, poet, and journalist. He was born on November 17, 1895, on a ranch in the Huasteca region of Veracruz.</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He began writing at the age of fifteen, just as the Mexican Revolution broke out.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b w:val="0"/>
          <w:i w:val="1"/>
          <w:color w:val="ff0000"/>
          <w:u w:val="none"/>
        </w:rPr>
      </w:pPr>
      <w:bookmarkStart w:colFirst="0" w:colLast="0" w:name="_qfdi5jps32v0" w:id="5"/>
      <w:bookmarkEnd w:id="5"/>
      <w:r w:rsidDel="00000000" w:rsidR="00000000" w:rsidRPr="00000000">
        <w:rPr>
          <w:rtl w:val="0"/>
        </w:rPr>
        <w:t xml:space="preserve">Theme analysis: </w:t>
      </w:r>
      <w:r w:rsidDel="00000000" w:rsidR="00000000" w:rsidRPr="00000000">
        <w:rPr>
          <w:b w:val="0"/>
          <w:u w:val="none"/>
          <w:rtl w:val="0"/>
        </w:rPr>
        <w:tab/>
        <w:tab/>
        <w:tab/>
      </w:r>
      <w:r w:rsidDel="00000000" w:rsidR="00000000" w:rsidRPr="00000000">
        <w:rPr>
          <w:rtl w:val="0"/>
        </w:rPr>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The theme of the story is the faith of people in God and their expectation that God will help them in times of need. It covers how people can have so much faith in their spiritual deities</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The story also shows how there are still gem-like people in the world that will readily help people in need regardless of their own problems or struggles. </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pStyle w:val="Heading1"/>
        <w:rPr>
          <w:i w:val="1"/>
          <w:color w:val="ff0000"/>
          <w:sz w:val="20"/>
          <w:szCs w:val="20"/>
          <w:u w:val="none"/>
        </w:rPr>
      </w:pPr>
      <w:bookmarkStart w:colFirst="0" w:colLast="0" w:name="_erakso4tbel6" w:id="6"/>
      <w:bookmarkEnd w:id="6"/>
      <w:r w:rsidDel="00000000" w:rsidR="00000000" w:rsidRPr="00000000">
        <w:rPr>
          <w:rtl w:val="0"/>
        </w:rPr>
        <w:t xml:space="preserve">Learn</w:t>
      </w:r>
      <w:ins w:author="Anonymous" w:id="0" w:date="2024-05-16T11:28:53Z">
        <w:r w:rsidDel="00000000" w:rsidR="00000000" w:rsidRPr="00000000">
          <w:rPr>
            <w:rtl w:val="0"/>
          </w:rPr>
          <w:t xml:space="preserve"> </w:t>
        </w:r>
      </w:ins>
      <w:r w:rsidDel="00000000" w:rsidR="00000000" w:rsidRPr="00000000">
        <w:rPr>
          <w:rtl w:val="0"/>
        </w:rPr>
        <w:t xml:space="preserve">ing Points   </w:t>
      </w:r>
      <w:r w:rsidDel="00000000" w:rsidR="00000000" w:rsidRPr="00000000">
        <w:rPr>
          <w:i w:val="1"/>
          <w:color w:val="ff0000"/>
          <w:u w:val="none"/>
          <w:rtl w:val="0"/>
        </w:rPr>
        <w:tab/>
        <w:tab/>
      </w:r>
      <w:r w:rsidDel="00000000" w:rsidR="00000000" w:rsidRPr="00000000">
        <w:rPr>
          <w:i w:val="1"/>
          <w:color w:val="ff0000"/>
          <w:sz w:val="20"/>
          <w:szCs w:val="20"/>
          <w:u w:val="none"/>
          <w:rtl w:val="0"/>
        </w:rPr>
        <w:t xml:space="preserve">STRICTLY IN POINTS AND NOT AS A PARAGRAPH</w:t>
      </w:r>
    </w:p>
    <w:p w:rsidR="00000000" w:rsidDel="00000000" w:rsidP="00000000" w:rsidRDefault="00000000" w:rsidRPr="00000000" w14:paraId="00000019">
      <w:pPr>
        <w:widowControl w:val="0"/>
        <w:numPr>
          <w:ilvl w:val="0"/>
          <w:numId w:val="1"/>
        </w:numPr>
        <w:spacing w:after="0" w:afterAutospacing="0" w:before="240" w:lineRule="auto"/>
        <w:ind w:left="720" w:hanging="360"/>
        <w:rPr>
          <w:rFonts w:ascii="Arial" w:cs="Arial" w:eastAsia="Arial" w:hAnsi="Arial"/>
        </w:rPr>
      </w:pPr>
      <w:r w:rsidDel="00000000" w:rsidR="00000000" w:rsidRPr="00000000">
        <w:rPr>
          <w:rtl w:val="0"/>
        </w:rPr>
        <w:t xml:space="preserve">In a rural village, Lencho, a hardworking farmer, eagerly awaited</w:t>
      </w:r>
      <w:r w:rsidDel="00000000" w:rsidR="00000000" w:rsidRPr="00000000">
        <w:rPr>
          <w:rtl w:val="0"/>
        </w:rPr>
        <w:t xml:space="preserve"> </w:t>
      </w:r>
      <w:r w:rsidDel="00000000" w:rsidR="00000000" w:rsidRPr="00000000">
        <w:rPr>
          <w:rtl w:val="0"/>
        </w:rPr>
        <w:t xml:space="preserve">rain to nourish his cornfield.</w:t>
      </w:r>
      <w:r w:rsidDel="00000000" w:rsidR="00000000" w:rsidRPr="00000000">
        <w:rPr>
          <w:rtl w:val="0"/>
        </w:rPr>
      </w:r>
    </w:p>
    <w:p w:rsidR="00000000" w:rsidDel="00000000" w:rsidP="00000000" w:rsidRDefault="00000000" w:rsidRPr="00000000" w14:paraId="0000001A">
      <w:pPr>
        <w:widowControl w:val="0"/>
        <w:numPr>
          <w:ilvl w:val="0"/>
          <w:numId w:val="1"/>
        </w:numPr>
        <w:spacing w:after="0" w:afterAutospacing="0" w:before="0" w:beforeAutospacing="0" w:lineRule="auto"/>
        <w:ind w:left="720" w:hanging="360"/>
        <w:rPr>
          <w:rFonts w:ascii="Arial" w:cs="Arial" w:eastAsia="Arial" w:hAnsi="Arial"/>
        </w:rPr>
      </w:pPr>
      <w:r w:rsidDel="00000000" w:rsidR="00000000" w:rsidRPr="00000000">
        <w:rPr>
          <w:rtl w:val="0"/>
        </w:rPr>
        <w:t xml:space="preserve">When the rain arrived, it brought hailstorms and ruined Lencho's crops.</w:t>
      </w:r>
      <w:r w:rsidDel="00000000" w:rsidR="00000000" w:rsidRPr="00000000">
        <w:rPr>
          <w:rtl w:val="0"/>
        </w:rPr>
      </w:r>
    </w:p>
    <w:p w:rsidR="00000000" w:rsidDel="00000000" w:rsidP="00000000" w:rsidRDefault="00000000" w:rsidRPr="00000000" w14:paraId="0000001B">
      <w:pPr>
        <w:widowControl w:val="0"/>
        <w:numPr>
          <w:ilvl w:val="0"/>
          <w:numId w:val="1"/>
        </w:numPr>
        <w:spacing w:after="0" w:afterAutospacing="0" w:before="0" w:beforeAutospacing="0" w:lineRule="auto"/>
        <w:ind w:left="720" w:hanging="360"/>
        <w:rPr>
          <w:rFonts w:ascii="Arial" w:cs="Arial" w:eastAsia="Arial" w:hAnsi="Arial"/>
        </w:rPr>
      </w:pPr>
      <w:r w:rsidDel="00000000" w:rsidR="00000000" w:rsidRPr="00000000">
        <w:rPr>
          <w:rtl w:val="0"/>
        </w:rPr>
        <w:t xml:space="preserve">Distraught over his loss, Lencho turned to his unwavering faith in God, believing in divine providence.</w:t>
      </w:r>
      <w:r w:rsidDel="00000000" w:rsidR="00000000" w:rsidRPr="00000000">
        <w:rPr>
          <w:rtl w:val="0"/>
        </w:rPr>
      </w:r>
    </w:p>
    <w:p w:rsidR="00000000" w:rsidDel="00000000" w:rsidP="00000000" w:rsidRDefault="00000000" w:rsidRPr="00000000" w14:paraId="0000001C">
      <w:pPr>
        <w:widowControl w:val="0"/>
        <w:numPr>
          <w:ilvl w:val="0"/>
          <w:numId w:val="1"/>
        </w:numPr>
        <w:spacing w:after="0" w:afterAutospacing="0" w:before="0" w:beforeAutospacing="0" w:lineRule="auto"/>
        <w:ind w:left="720" w:hanging="360"/>
        <w:rPr>
          <w:rFonts w:ascii="Arial" w:cs="Arial" w:eastAsia="Arial" w:hAnsi="Arial"/>
        </w:rPr>
      </w:pPr>
      <w:r w:rsidDel="00000000" w:rsidR="00000000" w:rsidRPr="00000000">
        <w:rPr>
          <w:rtl w:val="0"/>
        </w:rPr>
        <w:t xml:space="preserve">Lencho wrote a heartfelt letter to God, pleading for assistance in the form of 100 pesos.</w:t>
      </w:r>
      <w:r w:rsidDel="00000000" w:rsidR="00000000" w:rsidRPr="00000000">
        <w:rPr>
          <w:rtl w:val="0"/>
        </w:rPr>
      </w:r>
    </w:p>
    <w:p w:rsidR="00000000" w:rsidDel="00000000" w:rsidP="00000000" w:rsidRDefault="00000000" w:rsidRPr="00000000" w14:paraId="0000001D">
      <w:pPr>
        <w:widowControl w:val="0"/>
        <w:numPr>
          <w:ilvl w:val="0"/>
          <w:numId w:val="1"/>
        </w:numPr>
        <w:spacing w:after="0" w:afterAutospacing="0" w:before="0" w:beforeAutospacing="0" w:lineRule="auto"/>
        <w:ind w:left="720" w:hanging="360"/>
        <w:rPr>
          <w:rFonts w:ascii="Arial" w:cs="Arial" w:eastAsia="Arial" w:hAnsi="Arial"/>
        </w:rPr>
      </w:pPr>
      <w:r w:rsidDel="00000000" w:rsidR="00000000" w:rsidRPr="00000000">
        <w:rPr>
          <w:rtl w:val="0"/>
        </w:rPr>
        <w:t xml:space="preserve">The postman and his master were touched by Lencho's faith and decided to contribute from their own salaries.</w:t>
      </w:r>
      <w:r w:rsidDel="00000000" w:rsidR="00000000" w:rsidRPr="00000000">
        <w:rPr>
          <w:rtl w:val="0"/>
        </w:rPr>
      </w:r>
    </w:p>
    <w:p w:rsidR="00000000" w:rsidDel="00000000" w:rsidP="00000000" w:rsidRDefault="00000000" w:rsidRPr="00000000" w14:paraId="0000001E">
      <w:pPr>
        <w:widowControl w:val="0"/>
        <w:numPr>
          <w:ilvl w:val="0"/>
          <w:numId w:val="1"/>
        </w:numPr>
        <w:spacing w:after="0" w:afterAutospacing="0" w:before="0" w:beforeAutospacing="0" w:lineRule="auto"/>
        <w:ind w:left="720" w:hanging="360"/>
        <w:rPr>
          <w:rFonts w:ascii="Arial" w:cs="Arial" w:eastAsia="Arial" w:hAnsi="Arial"/>
        </w:rPr>
      </w:pPr>
      <w:r w:rsidDel="00000000" w:rsidR="00000000" w:rsidRPr="00000000">
        <w:rPr>
          <w:rtl w:val="0"/>
        </w:rPr>
        <w:t xml:space="preserve">They collected 70 pesos and sent it to Lencho.</w:t>
      </w:r>
      <w:r w:rsidDel="00000000" w:rsidR="00000000" w:rsidRPr="00000000">
        <w:rPr>
          <w:rtl w:val="0"/>
        </w:rPr>
      </w:r>
    </w:p>
    <w:p w:rsidR="00000000" w:rsidDel="00000000" w:rsidP="00000000" w:rsidRDefault="00000000" w:rsidRPr="00000000" w14:paraId="0000001F">
      <w:pPr>
        <w:widowControl w:val="0"/>
        <w:numPr>
          <w:ilvl w:val="0"/>
          <w:numId w:val="1"/>
        </w:numPr>
        <w:spacing w:after="240" w:before="0" w:beforeAutospacing="0" w:lineRule="auto"/>
        <w:ind w:left="720" w:hanging="360"/>
        <w:rPr>
          <w:rFonts w:ascii="Arial" w:cs="Arial" w:eastAsia="Arial" w:hAnsi="Arial"/>
        </w:rPr>
      </w:pPr>
      <w:r w:rsidDel="00000000" w:rsidR="00000000" w:rsidRPr="00000000">
        <w:rPr>
          <w:rtl w:val="0"/>
        </w:rPr>
        <w:t xml:space="preserve">Lencho's faith remained unshaken, but upon realizing he had only received 70 pesos, he wrote another letter requesting the remaining 30 pesos.</w:t>
      </w:r>
      <w:r w:rsidDel="00000000" w:rsidR="00000000" w:rsidRPr="00000000">
        <w:rPr>
          <w:rtl w:val="0"/>
        </w:rPr>
      </w:r>
    </w:p>
    <w:p w:rsidR="00000000" w:rsidDel="00000000" w:rsidP="00000000" w:rsidRDefault="00000000" w:rsidRPr="00000000" w14:paraId="00000020">
      <w:pPr>
        <w:pStyle w:val="Heading1"/>
        <w:widowControl w:val="0"/>
        <w:spacing w:after="240" w:before="240" w:lineRule="auto"/>
        <w:rPr/>
      </w:pPr>
      <w:bookmarkStart w:colFirst="0" w:colLast="0" w:name="_6vfoc4v2xs3q" w:id="7"/>
      <w:bookmarkEnd w:id="7"/>
      <w:r w:rsidDel="00000000" w:rsidR="00000000" w:rsidRPr="00000000">
        <w:rPr>
          <w:rtl w:val="0"/>
        </w:rPr>
        <w:t xml:space="preserve">Activity 1</w:t>
      </w:r>
    </w:p>
    <w:p w:rsidR="00000000" w:rsidDel="00000000" w:rsidP="00000000" w:rsidRDefault="00000000" w:rsidRPr="00000000" w14:paraId="00000021">
      <w:pPr>
        <w:rPr/>
      </w:pPr>
      <w:r w:rsidDel="00000000" w:rsidR="00000000" w:rsidRPr="00000000">
        <w:rPr>
          <w:rtl w:val="0"/>
        </w:rPr>
        <w:t xml:space="preserve">Fill out the Money Order form given below..</w:t>
      </w:r>
    </w:p>
    <w:p w:rsidR="00000000" w:rsidDel="00000000" w:rsidP="00000000" w:rsidRDefault="00000000" w:rsidRPr="00000000" w14:paraId="00000022">
      <w:pPr>
        <w:rPr/>
      </w:pPr>
      <w:r w:rsidDel="00000000" w:rsidR="00000000" w:rsidRPr="00000000">
        <w:rPr/>
        <w:drawing>
          <wp:inline distB="114300" distT="114300" distL="114300" distR="114300">
            <wp:extent cx="3114675" cy="650557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14675"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color w:val="ff0000"/>
        </w:rPr>
      </w:pPr>
      <w:r w:rsidDel="00000000" w:rsidR="00000000" w:rsidRPr="00000000">
        <w:rPr>
          <w:color w:val="ff0000"/>
          <w:rtl w:val="0"/>
        </w:rPr>
        <w:t xml:space="preserve">(</w:t>
      </w:r>
      <w:r w:rsidDel="00000000" w:rsidR="00000000" w:rsidRPr="00000000">
        <w:rPr>
          <w:i w:val="1"/>
          <w:color w:val="ff0000"/>
          <w:rtl w:val="0"/>
        </w:rPr>
        <w:t xml:space="preserve">Use your imagination in this one and if you can’t get an indian address just use </w:t>
      </w:r>
      <w:hyperlink r:id="rId8">
        <w:r w:rsidDel="00000000" w:rsidR="00000000" w:rsidRPr="00000000">
          <w:rPr>
            <w:i w:val="1"/>
            <w:color w:val="0000ff"/>
            <w:u w:val="single"/>
            <w:rtl w:val="0"/>
          </w:rPr>
          <w:t xml:space="preserve">this</w:t>
        </w:r>
      </w:hyperlink>
      <w:r w:rsidDel="00000000" w:rsidR="00000000" w:rsidRPr="00000000">
        <w:rPr>
          <w:color w:val="ff0000"/>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8"/>
          <w:szCs w:val="8"/>
        </w:rPr>
      </w:pPr>
      <w:r w:rsidDel="00000000" w:rsidR="00000000" w:rsidRPr="00000000">
        <w:rPr>
          <w:rtl w:val="0"/>
        </w:rPr>
      </w:r>
    </w:p>
    <w:p w:rsidR="00000000" w:rsidDel="00000000" w:rsidP="00000000" w:rsidRDefault="00000000" w:rsidRPr="00000000" w14:paraId="00000029">
      <w:pPr>
        <w:rPr>
          <w:sz w:val="8"/>
          <w:szCs w:val="8"/>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9iztdlmqo67n" w:id="8"/>
      <w:bookmarkEnd w:id="8"/>
      <w:r w:rsidDel="00000000" w:rsidR="00000000" w:rsidRPr="00000000">
        <w:rPr>
          <w:rtl w:val="0"/>
        </w:rPr>
        <w:t xml:space="preserve">Activity 2</w:t>
      </w:r>
    </w:p>
    <w:p w:rsidR="00000000" w:rsidDel="00000000" w:rsidP="00000000" w:rsidRDefault="00000000" w:rsidRPr="00000000" w14:paraId="0000002C">
      <w:pPr>
        <w:rPr/>
      </w:pPr>
      <w:r w:rsidDel="00000000" w:rsidR="00000000" w:rsidRPr="00000000">
        <w:rPr>
          <w:rtl w:val="0"/>
        </w:rPr>
        <w:t xml:space="preserve">Match the names in the box with their descriptions below, and fill in the blanks. You may use</w:t>
      </w:r>
      <w:ins w:author="Anonymous" w:id="1" w:date="2024-05-16T11:37:18Z">
        <w:r w:rsidDel="00000000" w:rsidR="00000000" w:rsidRPr="00000000">
          <w:rPr>
            <w:rtl w:val="0"/>
          </w:rPr>
          <w:t xml:space="preserve"> </w:t>
        </w:r>
      </w:ins>
      <w:r w:rsidDel="00000000" w:rsidR="00000000" w:rsidRPr="00000000">
        <w:rPr>
          <w:rtl w:val="0"/>
        </w:rPr>
        <w:t xml:space="preserve"> a dictionary to help you.</w:t>
      </w:r>
    </w:p>
    <w:p w:rsidR="00000000" w:rsidDel="00000000" w:rsidP="00000000" w:rsidRDefault="00000000" w:rsidRPr="00000000" w14:paraId="0000002D">
      <w:pPr>
        <w:rPr/>
      </w:pPr>
      <w:r w:rsidDel="00000000" w:rsidR="00000000" w:rsidRPr="00000000">
        <w:rPr/>
        <w:drawing>
          <wp:inline distB="114300" distT="114300" distL="114300" distR="114300">
            <wp:extent cx="5731200" cy="30226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i w:val="1"/>
        </w:rPr>
      </w:pPr>
      <w:r w:rsidDel="00000000" w:rsidR="00000000" w:rsidRPr="00000000">
        <w:rPr>
          <w:rtl w:val="0"/>
        </w:rPr>
      </w:r>
    </w:p>
    <w:p w:rsidR="00000000" w:rsidDel="00000000" w:rsidP="00000000" w:rsidRDefault="00000000" w:rsidRPr="00000000" w14:paraId="0000002F">
      <w:pPr>
        <w:rPr>
          <w:i w:val="1"/>
          <w:color w:val="ff0000"/>
        </w:rPr>
      </w:pPr>
      <w:r w:rsidDel="00000000" w:rsidR="00000000" w:rsidRPr="00000000">
        <w:rPr>
          <w:i w:val="1"/>
          <w:color w:val="ff0000"/>
          <w:rtl w:val="0"/>
        </w:rPr>
        <w:t xml:space="preserve">(Yes you need to write the names and not just questions.)</w:t>
      </w:r>
    </w:p>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pStyle w:val="Heading1"/>
        <w:rPr/>
      </w:pPr>
      <w:bookmarkStart w:colFirst="0" w:colLast="0" w:name="_mez47akl5son" w:id="9"/>
      <w:bookmarkEnd w:id="9"/>
      <w:r w:rsidDel="00000000" w:rsidR="00000000" w:rsidRPr="00000000">
        <w:rPr>
          <w:rtl w:val="0"/>
        </w:rPr>
        <w:t xml:space="preserve">Activity 3</w:t>
      </w:r>
    </w:p>
    <w:p w:rsidR="00000000" w:rsidDel="00000000" w:rsidP="00000000" w:rsidRDefault="00000000" w:rsidRPr="00000000" w14:paraId="00000032">
      <w:pPr>
        <w:rPr/>
      </w:pPr>
      <w:r w:rsidDel="00000000" w:rsidR="00000000" w:rsidRPr="00000000">
        <w:rPr>
          <w:rtl w:val="0"/>
        </w:rPr>
        <w:t xml:space="preserve">Make a character sketch of the main characters in the story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Fonts w:ascii="Lexend" w:cs="Lexend" w:eastAsia="Lexend" w:hAnsi="Lexend"/>
          <w:b w:val="1"/>
          <w:rtl w:val="0"/>
        </w:rPr>
        <w:t xml:space="preserve">Lencho:</w:t>
      </w:r>
      <w:r w:rsidDel="00000000" w:rsidR="00000000" w:rsidRPr="00000000">
        <w:rPr>
          <w:rtl w:val="0"/>
        </w:rPr>
        <w:t xml:space="preserve"> </w:t>
      </w:r>
    </w:p>
    <w:p w:rsidR="00000000" w:rsidDel="00000000" w:rsidP="00000000" w:rsidRDefault="00000000" w:rsidRPr="00000000" w14:paraId="00000035">
      <w:pPr>
        <w:ind w:left="270" w:firstLine="0"/>
        <w:rPr/>
      </w:pPr>
      <w:r w:rsidDel="00000000" w:rsidR="00000000" w:rsidRPr="00000000">
        <w:rPr>
          <w:rtl w:val="0"/>
        </w:rPr>
        <w:t xml:space="preserve">Lencho was a simple, religious farmer who had faith in God. When facing starvation after losing his crops, he wrote a letter to God for help.</w:t>
      </w:r>
      <w:r w:rsidDel="00000000" w:rsidR="00000000" w:rsidRPr="00000000">
        <w:rPr>
          <w:rtl w:val="0"/>
        </w:rPr>
        <w:t xml:space="preserve"> </w:t>
      </w:r>
      <w:r w:rsidDel="00000000" w:rsidR="00000000" w:rsidRPr="00000000">
        <w:rPr>
          <w:rtl w:val="0"/>
        </w:rPr>
        <w:t xml:space="preserve">Lencho was strong, knowledgeable about the weather, and literate, but ironically, he called his helpers "a bunch of crooks" near the end of the chapter.</w:t>
      </w:r>
      <w:r w:rsidDel="00000000" w:rsidR="00000000" w:rsidRPr="00000000">
        <w:rPr>
          <w:rtl w:val="0"/>
        </w:rPr>
        <w:br w:type="textWrapping"/>
      </w:r>
    </w:p>
    <w:p w:rsidR="00000000" w:rsidDel="00000000" w:rsidP="00000000" w:rsidRDefault="00000000" w:rsidRPr="00000000" w14:paraId="00000036">
      <w:pPr>
        <w:rPr/>
      </w:pPr>
      <w:r w:rsidDel="00000000" w:rsidR="00000000" w:rsidRPr="00000000">
        <w:rPr>
          <w:rFonts w:ascii="Lexend" w:cs="Lexend" w:eastAsia="Lexend" w:hAnsi="Lexend"/>
          <w:b w:val="1"/>
          <w:rtl w:val="0"/>
        </w:rPr>
        <w:t xml:space="preserve">Postmaster</w:t>
      </w:r>
      <w:r w:rsidDel="00000000" w:rsidR="00000000" w:rsidRPr="00000000">
        <w:rPr>
          <w:rtl w:val="0"/>
        </w:rPr>
        <w:t xml:space="preserve">: </w:t>
      </w:r>
    </w:p>
    <w:p w:rsidR="00000000" w:rsidDel="00000000" w:rsidP="00000000" w:rsidRDefault="00000000" w:rsidRPr="00000000" w14:paraId="00000037">
      <w:pPr>
        <w:ind w:left="270" w:firstLine="0"/>
        <w:rPr/>
      </w:pPr>
      <w:r w:rsidDel="00000000" w:rsidR="00000000" w:rsidRPr="00000000">
        <w:rPr>
          <w:rtl w:val="0"/>
        </w:rPr>
        <w:t xml:space="preserve">The Postmaster was a kind, generous, helpful, amiable and God-fearing man. He received a letter from Lencho which was written to God asking for 100 pesos, so that he could sow his fields again. The postman felt sympathetic towards Lencho. He gave up a part of his salary and asked all other employees to help and he managed to collect 70 pesos. He did so in order to preserve the man's faith in God.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bgi4fpqywj9q" w:id="10"/>
      <w:bookmarkEnd w:id="10"/>
      <w:r w:rsidDel="00000000" w:rsidR="00000000" w:rsidRPr="00000000">
        <w:rPr>
          <w:rtl w:val="0"/>
        </w:rPr>
        <w:t xml:space="preserve">Extended Activity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Lexend" w:cs="Lexend" w:eastAsia="Lexend" w:hAnsi="Lexend"/>
          <w:b w:val="1"/>
          <w:sz w:val="24"/>
          <w:szCs w:val="24"/>
          <w:rtl w:val="0"/>
        </w:rPr>
        <w:t xml:space="preserve">Currencies from around the world </w:t>
      </w:r>
      <w:r w:rsidDel="00000000" w:rsidR="00000000" w:rsidRPr="00000000">
        <w:rPr>
          <w:i w:val="1"/>
          <w:color w:val="ff0000"/>
          <w:sz w:val="24"/>
          <w:szCs w:val="24"/>
          <w:rtl w:val="0"/>
        </w:rPr>
        <w:tab/>
        <w:tab/>
        <w:t xml:space="preserve">← this is the title of the activity</w:t>
      </w:r>
      <w:r w:rsidDel="00000000" w:rsidR="00000000" w:rsidRPr="00000000">
        <w:rPr>
          <w:rFonts w:ascii="Lexend" w:cs="Lexend" w:eastAsia="Lexend" w:hAnsi="Lexend"/>
          <w:b w:val="1"/>
          <w:sz w:val="24"/>
          <w:szCs w:val="24"/>
          <w:rtl w:val="0"/>
        </w:rPr>
        <w:br w:type="textWrapping"/>
      </w:r>
      <w:r w:rsidDel="00000000" w:rsidR="00000000" w:rsidRPr="00000000">
        <w:rPr>
          <w:rtl w:val="0"/>
        </w:rPr>
        <w:t xml:space="preserve">Find 20 currencies from around the world and list them below, also compare them against the US Dollar.</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i w:val="1"/>
          <w:color w:val="ff0000"/>
          <w:rtl w:val="0"/>
        </w:rPr>
        <w:t xml:space="preserve">For this one, you need to write it down, sorry but limits of google docs :(</w:t>
      </w:r>
      <w:r w:rsidDel="00000000" w:rsidR="00000000" w:rsidRPr="00000000">
        <w:rPr>
          <w:color w:val="ff0000"/>
          <w:rtl w:val="0"/>
        </w:rPr>
        <w:t xml:space="preserve">...</w:t>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Light">
    <w:embedRegular w:fontKey="{00000000-0000-0000-0000-000000000000}" r:id="rId1" w:subsetted="0"/>
    <w:embedBold w:fontKey="{00000000-0000-0000-0000-000000000000}" r:id="rId2" w:subsetted="0"/>
  </w:font>
  <w:font w:name="JetBrains Mono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w:embedRegular w:fontKey="{00000000-0000-0000-0000-000000000000}" r:id="rId7" w:subsetted="0"/>
    <w:embedBold w:fontKey="{00000000-0000-0000-0000-000000000000}" r:id="rId8" w:subsetted="0"/>
  </w:font>
  <w:font w:name="Lexend Black">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w:cs="Lexend" w:eastAsia="Lexend" w:hAnsi="Lexend"/>
      <w:b w:val="1"/>
      <w:sz w:val="26"/>
      <w:szCs w:val="26"/>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exend Black" w:cs="Lexend Black" w:eastAsia="Lexend Black" w:hAnsi="Lexend Black"/>
      <w:sz w:val="52"/>
      <w:szCs w:val="52"/>
    </w:rPr>
  </w:style>
  <w:style w:type="paragraph" w:styleId="Subtitle">
    <w:name w:val="Subtitle"/>
    <w:basedOn w:val="Normal"/>
    <w:next w:val="Normal"/>
    <w:pPr>
      <w:keepNext w:val="1"/>
      <w:keepLines w:val="1"/>
    </w:pPr>
    <w:rPr>
      <w:color w:val="cccccc"/>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www.bestrandoms.com/random-address-in-in?quantity=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JetBrainsMonoSemiBold-regular.ttf"/><Relationship Id="rId4" Type="http://schemas.openxmlformats.org/officeDocument/2006/relationships/font" Target="fonts/JetBrainsMonoSemiBold-bold.ttf"/><Relationship Id="rId9" Type="http://schemas.openxmlformats.org/officeDocument/2006/relationships/font" Target="fonts/LexendBlack-bold.ttf"/><Relationship Id="rId5" Type="http://schemas.openxmlformats.org/officeDocument/2006/relationships/font" Target="fonts/JetBrainsMonoSemiBold-italic.ttf"/><Relationship Id="rId6" Type="http://schemas.openxmlformats.org/officeDocument/2006/relationships/font" Target="fonts/JetBrainsMonoSemiBold-boldItalic.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